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10="http://schemas.microsoft.com/office/word/2010/wordml" w:conformance="transitional">
  <w:body>
    <w:p>
      <w:r>
        <w:t xml:space="preserve">Here is </w:t>
      </w:r>
      <w:del w:author="Gullman Rollger" w:date="2020-11-09T18:19:00Z" w:id="1">
        <w:r>
          <w:delText>some</w:delText>
        </w:r>
      </w:del>
      <w:ins w:author="Gullman Rollger" w:date="2020-11-09T18:19:00Z" w:id="2">
        <w:r>
          <w:t>a little</w:t>
        </w:r>
      </w:ins>
      <w:r>
        <w:t xml:space="preserve"> text.</w:t>
      </w:r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>
  <Company>Baliance LLC</Company>
  <LinksUpToDate>false</LinksUpToDate>
  <Application>github.com/Preciselyco/unioffice</Application>
  <AppVersion>00.8000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/>
</file>