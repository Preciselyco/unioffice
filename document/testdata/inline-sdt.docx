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widowControl/>
        <w:bidi w:val="0"/>
        <w:spacing w:before="480" w:after="160"/>
        <w:jc w:val="start"/>
        <w:rPr/>
      </w:pPr>
      <w:sdt>
        <w:sdtPr>
          <w:tag w:val="pbi_CbfsRrcdFzxH72NALAsWf"/>
          <w:text/>
        </w:sdtPr>
        <w:sdtContent>
          <w:r>
            <w:rPr/>
          </w:r>
          <w:r>
            <w:rPr/>
            <w:t>Non-Disclosure Agreement</w:t>
          </w:r>
        </w:sdtContent>
      </w:sdt>
    </w:p>
    <w:p>
      <w:pPr>
        <w:pStyle w:val="Normal"/>
        <w:rPr/>
      </w:pPr>
      <w:r>
        <w:rPr/>
        <w:t>This Non-Disclosure Agreement is entered into between the parties named in the signature block. Both parties wish to explore a potential business relationship and may disclose confidential information to each other for that purpose.</w:t>
      </w:r>
    </w:p>
    <w:p>
      <w:pPr>
        <w:pStyle w:val="Heading3"/>
        <w:rPr/>
      </w:pPr>
      <w:sdt>
        <w:sdtPr>
          <w:alias w:val="Definition of Confidential Information"/>
          <w:tag w:val="pbi_CbfsRrdND44EMhJAMuSvb"/>
          <w:text/>
        </w:sdtPr>
        <w:sdtContent>
          <w:r>
            <w:rPr/>
          </w:r>
          <w:r>
            <w:rPr/>
            <w:t>1.1. Definition of Confidential Information</w:t>
          </w:r>
        </w:sdtContent>
      </w:sdt>
    </w:p>
    <w:p>
      <w:pPr>
        <w:pStyle w:val="Normal"/>
        <w:rPr/>
      </w:pPr>
      <w:r>
        <w:rPr/>
        <w:t>Confidential Information means any information disclosed by one party (the Disclosing Party) to the other (the Receiving Party), whether in writing, orally, or by any other means, that is designated as confidential or that reasonably should be understood to be confidential given the nature of the information and the circumstances of disclosure.</w:t>
      </w:r>
    </w:p>
    <w:p>
      <w:pPr>
        <w:pStyle w:val="Heading3"/>
        <w:rPr/>
      </w:pPr>
      <w:sdt>
        <w:sdtPr>
          <w:alias w:val="Mutual Confidentiality Obligation"/>
          <w:tag w:val="pbi_CbfsRrdcdkQ5QKv31Yh2t"/>
          <w:text/>
        </w:sdtPr>
        <w:sdtContent>
          <w:r>
            <w:rPr/>
          </w:r>
          <w:r>
            <w:rPr/>
            <w:t>2.1. Mutual Confidentiality Obligation</w:t>
          </w:r>
        </w:sdtContent>
      </w:sdt>
    </w:p>
    <w:p>
      <w:pPr>
        <w:pStyle w:val="Normal"/>
        <w:rPr/>
      </w:pPr>
      <w:r>
        <w:rPr/>
        <w:t>Each party agrees to keep confidential all non-public information disclosed by the other party in connection with this Agreement, and shall not disclose such information to any third party without prior written consent.</w:t>
      </w:r>
    </w:p>
    <w:p>
      <w:pPr>
        <w:pStyle w:val="Heading3"/>
        <w:rPr/>
      </w:pPr>
      <w:sdt>
        <w:sdtPr>
          <w:alias w:val="Exclusions from Confidentiality"/>
          <w:tag w:val="pbi_CbfsRrdcuhZ8CXhSg6CHG"/>
          <w:text/>
        </w:sdtPr>
        <w:sdtContent>
          <w:r>
            <w:rPr/>
          </w:r>
          <w:r>
            <w:rPr/>
            <w:t>2.2. Exclusions from Confidentiality</w:t>
          </w:r>
        </w:sdtContent>
      </w:sdt>
    </w:p>
    <w:p>
      <w:pPr>
        <w:pStyle w:val="Normal"/>
        <w:rPr/>
      </w:pPr>
      <w:r>
        <w:rPr/>
        <w:t>The obligations of confidentiality do not apply to information that: (a) is or becomes publicly known through no breach of this Agreement; (b) was rightfully known to the Receiving Party before disclosure; (c) is rightfully received from a third party without restriction; or (d) is required to be disclosed by law or regulatory authority, provided the Receiving Party gives prompt written notice to the Disclosing Party.</w:t>
      </w:r>
    </w:p>
    <w:p>
      <w:pPr>
        <w:pStyle w:val="Heading3"/>
        <w:rPr/>
      </w:pPr>
      <w:sdt>
        <w:sdtPr>
          <w:alias w:val="Permitted Disclosure to Personnel"/>
          <w:tag w:val="pbi_CbfsRrddDQFFfc6ez9SLe"/>
          <w:text/>
        </w:sdtPr>
        <w:sdtContent>
          <w:r>
            <w:rPr/>
          </w:r>
          <w:r>
            <w:rPr/>
            <w:t>2.3. Permitted Disclosure to Personnel</w:t>
          </w:r>
        </w:sdtContent>
      </w:sdt>
    </w:p>
    <w:p>
      <w:pPr>
        <w:pStyle w:val="Normal"/>
        <w:rPr/>
      </w:pPr>
      <w:r>
        <w:rPr/>
        <w:t>The Receiving Party may disclose Confidential Information to its employees, contractors, and advisers who need to know such information for the agreed purpose and who are bound by obligations of confidentiality no less restrictive than those in this Agreement. The Receiving Party remains liable for any breach by such persons.</w:t>
      </w:r>
    </w:p>
    <w:p>
      <w:pPr>
        <w:pStyle w:val="Heading3"/>
        <w:rPr/>
      </w:pPr>
      <w:sdt>
        <w:sdtPr>
          <w:alias w:val="Return or Destruction of Confidential Information"/>
          <w:tag w:val="pbi_CbfsRrdryGEqmp9wpVYUD"/>
          <w:text/>
        </w:sdtPr>
        <w:sdtContent>
          <w:r>
            <w:rPr/>
          </w:r>
          <w:r>
            <w:rPr/>
            <w:t>2.4. Return or Destruction of Confidential Information</w:t>
          </w:r>
        </w:sdtContent>
      </w:sdt>
    </w:p>
    <w:p>
      <w:pPr>
        <w:pStyle w:val="Normal"/>
        <w:rPr/>
      </w:pPr>
      <w:r>
        <w:rPr/>
        <w:t>Upon written request or termination of this Agreement, the Receiving Party shall promptly return or destroy all Confidential Information (including copies and extracts) and, if requested, certify in writing that it has done so, save to the extent retention is required by applicable law.</w:t>
      </w:r>
    </w:p>
    <w:p>
      <w:pPr>
        <w:pStyle w:val="Heading3"/>
        <w:rPr/>
      </w:pPr>
      <w:sdt>
        <w:sdtPr>
          <w:alias w:val="Survival of Confidentiality Obligations"/>
          <w:tag w:val="pbi_CbfsRrdsQ1KxYzPJZ4VsU"/>
          <w:text/>
        </w:sdtPr>
        <w:sdtContent>
          <w:r>
            <w:rPr/>
          </w:r>
          <w:r>
            <w:rPr/>
            <w:t>3.1. Survival of Confidentiality Obligations</w:t>
          </w:r>
        </w:sdtContent>
      </w:sdt>
    </w:p>
    <w:p>
      <w:pPr>
        <w:pStyle w:val="Normal"/>
        <w:rPr/>
      </w:pPr>
      <w:r>
        <w:rPr/>
        <w:t xml:space="preserve">The obligations of confidentiality in this Agreement shall survive its termination or expiry for a period of </w:t>
      </w:r>
      <w:ins w:id="0" w:author="Unknown Author" w:date="2026-06-03T08:46:54Z">
        <w:r>
          <w:rPr/>
          <w:t>6</w:t>
        </w:r>
      </w:ins>
      <w:del w:id="1" w:author="Unknown Author" w:date="2026-06-03T08:46:54Z">
        <w:r>
          <w:rPr/>
          <w:delText>5</w:delText>
        </w:r>
      </w:del>
      <w:r>
        <w:rPr/>
        <w:t xml:space="preserve"> years.</w:t>
      </w:r>
    </w:p>
    <w:p>
      <w:pPr>
        <w:pStyle w:val="Heading3"/>
        <w:rPr/>
      </w:pPr>
      <w:sdt>
        <w:sdtPr>
          <w:alias w:val="Governing Law"/>
          <w:tag w:val="pbi_CbfsRrdsq8wcbNzobbCGp"/>
          <w:text/>
        </w:sdtPr>
        <w:sdtContent>
          <w:r>
            <w:rPr/>
          </w:r>
          <w:r>
            <w:rPr/>
            <w:t>4.1. Governing Law</w:t>
          </w:r>
        </w:sdtContent>
      </w:sdt>
    </w:p>
    <w:p>
      <w:pPr>
        <w:pStyle w:val="Normal"/>
        <w:rPr/>
      </w:pPr>
      <w:r>
        <w:rPr/>
        <w:t>This Agreement shall be governed by and construed in accordance with the laws of Switzerland, without regard to its conflict of laws principles.</w:t>
      </w:r>
    </w:p>
    <w:p>
      <w:pPr>
        <w:pStyle w:val="Normal"/>
        <w:spacing w:before="80" w:after="80"/>
        <w:rPr/>
      </w:pPr>
      <w:r>
        <w:rPr/>
        <w:t>\sig_party_1\</w:t>
      </w:r>
    </w:p>
    <w:sectPr>
      <w:type w:val="nextPage"/>
      <w:pgSz w:w="11906" w:h="16838"/>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60"/>
  <w:trackRevisions/>
  <w:defaultTabStop w:val="720"/>
  <w:autoHyphenation w:val="true"/>
  <w:hyphenationZone w:val="0"/>
  <w:compat>
    <w:doNotExpandShiftReturn/>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eastAsia="" w:cs="" w:asciiTheme="minorAscii" w:cstheme="minorBidi" w:eastAsiaTheme="minorEastAsia" w:hAnsiTheme="minorHAnsi"/>
        <w:sz w:val="24"/>
        <w:szCs w:val="24"/>
        <w:lang w:val="en-US" w:eastAsia="en-US" w:bidi="ar-SA"/>
      </w:rPr>
    </w:rPrDefault>
    <w:pPrDefault>
      <w:pPr>
        <w:suppressAutoHyphens w:val="true"/>
      </w:pPr>
    </w:pPrDefault>
  </w:docDefaults>
  <w:style w:type="paragraph" w:styleId="Normal" w:default="1">
    <w:name w:val="Normal"/>
    <w:qFormat/>
    <w:pPr>
      <w:widowControl/>
      <w:bidi w:val="0"/>
      <w:spacing w:before="80" w:after="80"/>
      <w:jc w:val="start"/>
    </w:pPr>
    <w:rPr>
      <w:rFonts w:ascii="Calibri" w:hAnsi="Calibri" w:eastAsia="Calibri" w:cs="" w:cstheme="minorBidi"/>
      <w:color w:val="auto"/>
      <w:kern w:val="0"/>
      <w:sz w:val="22"/>
      <w:szCs w:val="22"/>
      <w:lang w:val="en-US" w:eastAsia="en-US" w:bidi="ar-SA"/>
    </w:rPr>
  </w:style>
  <w:style w:type="paragraph" w:styleId="Heading1">
    <w:name w:val="heading 1"/>
    <w:next w:val="Normal"/>
    <w:uiPriority w:val="9"/>
    <w:qFormat/>
    <w:pPr>
      <w:keepNext w:val="true"/>
      <w:widowControl/>
      <w:bidi w:val="0"/>
      <w:spacing w:before="480" w:after="160"/>
      <w:jc w:val="start"/>
      <w:outlineLvl w:val="0"/>
    </w:pPr>
    <w:rPr>
      <w:rFonts w:ascii="Calibri light" w:hAnsi="Calibri light" w:eastAsia="Calibri light" w:cs=""/>
      <w:b/>
      <w:bCs/>
      <w:color w:val="404040"/>
      <w:kern w:val="2"/>
      <w:sz w:val="40"/>
      <w:szCs w:val="40"/>
      <w:lang w:val="en-US" w:eastAsia="en-US" w:bidi="ar-SA"/>
    </w:rPr>
  </w:style>
  <w:style w:type="paragraph" w:styleId="Heading2">
    <w:name w:val="heading 2"/>
    <w:next w:val="Normal"/>
    <w:uiPriority w:val="10"/>
    <w:qFormat/>
    <w:pPr>
      <w:keepNext w:val="true"/>
      <w:widowControl/>
      <w:bidi w:val="0"/>
      <w:spacing w:before="320" w:after="160"/>
      <w:jc w:val="start"/>
      <w:outlineLvl w:val="1"/>
    </w:pPr>
    <w:rPr>
      <w:rFonts w:ascii="Calibri light" w:hAnsi="Calibri light" w:eastAsia="Calibri light" w:cs=""/>
      <w:b/>
      <w:bCs/>
      <w:color w:val="404040"/>
      <w:kern w:val="2"/>
      <w:sz w:val="34"/>
      <w:szCs w:val="34"/>
      <w:lang w:val="en-US" w:eastAsia="en-US" w:bidi="ar-SA"/>
    </w:rPr>
  </w:style>
  <w:style w:type="paragraph" w:styleId="Heading3">
    <w:name w:val="heading 3"/>
    <w:next w:val="Normal"/>
    <w:uiPriority w:val="11"/>
    <w:qFormat/>
    <w:pPr>
      <w:keepNext w:val="true"/>
      <w:widowControl/>
      <w:bidi w:val="0"/>
      <w:spacing w:before="320" w:after="160"/>
      <w:jc w:val="start"/>
      <w:outlineLvl w:val="2"/>
    </w:pPr>
    <w:rPr>
      <w:rFonts w:ascii="Calibri light" w:hAnsi="Calibri light" w:eastAsia="Calibri light" w:cs=""/>
      <w:b/>
      <w:bCs/>
      <w:color w:val="404040"/>
      <w:kern w:val="2"/>
      <w:sz w:val="28"/>
      <w:szCs w:val="28"/>
      <w:lang w:val="en-US" w:eastAsia="en-US" w:bidi="ar-SA"/>
    </w:rPr>
  </w:style>
  <w:style w:type="paragraph" w:styleId="Heading4">
    <w:name w:val="heading 4"/>
    <w:next w:val="Normal"/>
    <w:uiPriority w:val="12"/>
    <w:qFormat/>
    <w:pPr>
      <w:keepNext w:val="true"/>
      <w:widowControl/>
      <w:bidi w:val="0"/>
      <w:spacing w:before="40" w:after="0"/>
      <w:jc w:val="start"/>
      <w:outlineLvl w:val="3"/>
    </w:pPr>
    <w:rPr>
      <w:rFonts w:eastAsia="" w:cs="" w:asciiTheme="minorAscii" w:cstheme="minorBidi" w:eastAsiaTheme="minorEastAsia" w:hAnsiTheme="minorHAnsi"/>
      <w:color w:val="auto"/>
      <w:kern w:val="0"/>
      <w:sz w:val="22"/>
      <w:szCs w:val="22"/>
      <w:lang w:val="en-US" w:eastAsia="en-US" w:bidi="ar-SA"/>
    </w:rPr>
  </w:style>
  <w:style w:type="paragraph" w:styleId="Heading5">
    <w:name w:val="heading 5"/>
    <w:next w:val="Normal"/>
    <w:uiPriority w:val="13"/>
    <w:qFormat/>
    <w:pPr>
      <w:keepNext w:val="true"/>
      <w:widowControl/>
      <w:bidi w:val="0"/>
      <w:spacing w:before="40" w:after="0"/>
      <w:jc w:val="start"/>
      <w:outlineLvl w:val="4"/>
    </w:pPr>
    <w:rPr>
      <w:rFonts w:eastAsia="" w:cs="" w:asciiTheme="minorAscii" w:cstheme="minorBidi" w:eastAsiaTheme="minorEastAsia" w:hAnsiTheme="minorHAnsi"/>
      <w:color w:val="auto"/>
      <w:kern w:val="0"/>
      <w:sz w:val="22"/>
      <w:szCs w:val="22"/>
      <w:lang w:val="en-US" w:eastAsia="en-US" w:bidi="ar-SA"/>
    </w:rPr>
  </w:style>
  <w:style w:type="paragraph" w:styleId="Heading6">
    <w:name w:val="heading 6"/>
    <w:next w:val="Normal"/>
    <w:uiPriority w:val="14"/>
    <w:qFormat/>
    <w:pPr>
      <w:keepNext w:val="true"/>
      <w:widowControl/>
      <w:bidi w:val="0"/>
      <w:spacing w:before="40" w:after="0"/>
      <w:jc w:val="start"/>
      <w:outlineLvl w:val="5"/>
    </w:pPr>
    <w:rPr>
      <w:rFonts w:eastAsia="" w:cs="" w:asciiTheme="minorAscii" w:cstheme="minorBidi" w:eastAsiaTheme="minorEastAsia" w:hAnsiTheme="minorHAnsi"/>
      <w:color w:val="auto"/>
      <w:kern w:val="0"/>
      <w:sz w:val="22"/>
      <w:szCs w:val="22"/>
      <w:lang w:val="en-US" w:eastAsia="en-US" w:bidi="ar-SA"/>
    </w:rPr>
  </w:style>
  <w:style w:type="paragraph" w:styleId="Heading7">
    <w:name w:val="heading 7"/>
    <w:next w:val="Normal"/>
    <w:uiPriority w:val="15"/>
    <w:qFormat/>
    <w:pPr>
      <w:keepNext w:val="true"/>
      <w:widowControl/>
      <w:bidi w:val="0"/>
      <w:spacing w:before="40" w:after="0"/>
      <w:jc w:val="start"/>
      <w:outlineLvl w:val="6"/>
    </w:pPr>
    <w:rPr>
      <w:rFonts w:eastAsia="" w:cs="" w:asciiTheme="minorAscii" w:cstheme="minorBidi" w:eastAsiaTheme="minorEastAsia" w:hAnsiTheme="minorHAnsi"/>
      <w:color w:val="auto"/>
      <w:kern w:val="0"/>
      <w:sz w:val="22"/>
      <w:szCs w:val="22"/>
      <w:lang w:val="en-US" w:eastAsia="en-US" w:bidi="ar-SA"/>
    </w:rPr>
  </w:style>
  <w:style w:type="paragraph" w:styleId="Heading8">
    <w:name w:val="heading 8"/>
    <w:next w:val="Normal"/>
    <w:uiPriority w:val="16"/>
    <w:qFormat/>
    <w:pPr>
      <w:keepNext w:val="true"/>
      <w:widowControl/>
      <w:bidi w:val="0"/>
      <w:spacing w:before="40" w:after="0"/>
      <w:jc w:val="start"/>
      <w:outlineLvl w:val="7"/>
    </w:pPr>
    <w:rPr>
      <w:rFonts w:eastAsia="" w:cs="" w:asciiTheme="minorAscii" w:cstheme="minorBidi" w:eastAsiaTheme="minorEastAsia" w:hAnsiTheme="minorHAnsi"/>
      <w:color w:val="auto"/>
      <w:kern w:val="0"/>
      <w:sz w:val="22"/>
      <w:szCs w:val="22"/>
      <w:lang w:val="en-US" w:eastAsia="en-US" w:bidi="ar-SA"/>
    </w:rPr>
  </w:style>
  <w:style w:type="paragraph" w:styleId="Heading9">
    <w:name w:val="heading 9"/>
    <w:next w:val="Normal"/>
    <w:uiPriority w:val="17"/>
    <w:qFormat/>
    <w:pPr>
      <w:keepNext w:val="true"/>
      <w:widowControl/>
      <w:bidi w:val="0"/>
      <w:spacing w:before="40" w:after="0"/>
      <w:jc w:val="start"/>
      <w:outlineLvl w:val="8"/>
    </w:pPr>
    <w:rPr>
      <w:rFonts w:eastAsia="" w:cs="" w:asciiTheme="minorAscii" w:cstheme="minorBidi" w:eastAsiaTheme="minorEastAsia"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TitleChar">
    <w:name w:val="Title Char"/>
    <w:basedOn w:val="DefaultParagraphFont"/>
    <w:link w:val="Title"/>
    <w:uiPriority w:val="10"/>
    <w:qFormat/>
    <w:rPr>
      <w:rFonts w:eastAsia="" w:cs="" w:asciiTheme="minorAscii" w:cstheme="minorBidi" w:eastAsiaTheme="minorEastAsia" w:hAnsiTheme="minorHAnsi"/>
      <w:spacing w:val="-10"/>
      <w:kern w:val="2"/>
      <w:sz w:val="56"/>
      <w:szCs w:val="56"/>
    </w:rPr>
  </w:style>
  <w:style w:type="character" w:styleId="Heading1Char">
    <w:name w:val="Heading 1 Char"/>
    <w:basedOn w:val="DefaultParagraphFont"/>
    <w:link w:val="Heading1"/>
    <w:uiPriority w:val="9"/>
    <w:qFormat/>
    <w:rPr>
      <w:sz w:val="32"/>
      <w:szCs w:val="32"/>
    </w:rPr>
  </w:style>
  <w:style w:type="character" w:styleId="Heading2Char">
    <w:name w:val="Heading 2 Char"/>
    <w:basedOn w:val="DefaultParagraphFont"/>
    <w:link w:val="Heading2"/>
    <w:uiPriority w:val="10"/>
    <w:qFormat/>
    <w:rPr>
      <w:sz w:val="26"/>
      <w:szCs w:val="26"/>
    </w:rPr>
  </w:style>
  <w:style w:type="character" w:styleId="Heading3Char">
    <w:name w:val="Heading 3 Char"/>
    <w:basedOn w:val="DefaultParagraphFont"/>
    <w:link w:val="Heading3"/>
    <w:uiPriority w:val="11"/>
    <w:qFormat/>
    <w:rPr>
      <w:sz w:val="24"/>
      <w:szCs w:val="24"/>
    </w:rPr>
  </w:style>
  <w:style w:type="character" w:styleId="Heading4Char">
    <w:name w:val="Heading 4 Char"/>
    <w:basedOn w:val="DefaultParagraphFont"/>
    <w:link w:val="Heading4"/>
    <w:uiPriority w:val="12"/>
    <w:qFormat/>
    <w:rPr>
      <w:sz w:val="22"/>
      <w:szCs w:val="22"/>
    </w:rPr>
  </w:style>
  <w:style w:type="character" w:styleId="Heading5Char">
    <w:name w:val="Heading 5 Char"/>
    <w:basedOn w:val="DefaultParagraphFont"/>
    <w:link w:val="Heading5"/>
    <w:uiPriority w:val="13"/>
    <w:qFormat/>
    <w:rPr>
      <w:sz w:val="22"/>
      <w:szCs w:val="22"/>
    </w:rPr>
  </w:style>
  <w:style w:type="character" w:styleId="Heading6Char">
    <w:name w:val="Heading 6 Char"/>
    <w:basedOn w:val="DefaultParagraphFont"/>
    <w:link w:val="Heading6"/>
    <w:uiPriority w:val="14"/>
    <w:qFormat/>
    <w:rPr>
      <w:sz w:val="22"/>
      <w:szCs w:val="22"/>
    </w:rPr>
  </w:style>
  <w:style w:type="character" w:styleId="Heading7Char">
    <w:name w:val="Heading 7 Char"/>
    <w:basedOn w:val="DefaultParagraphFont"/>
    <w:link w:val="Heading7"/>
    <w:uiPriority w:val="15"/>
    <w:qFormat/>
    <w:rPr>
      <w:sz w:val="22"/>
      <w:szCs w:val="22"/>
    </w:rPr>
  </w:style>
  <w:style w:type="character" w:styleId="Heading8Char">
    <w:name w:val="Heading 8 Char"/>
    <w:basedOn w:val="DefaultParagraphFont"/>
    <w:link w:val="Heading8"/>
    <w:uiPriority w:val="16"/>
    <w:qFormat/>
    <w:rPr>
      <w:sz w:val="22"/>
      <w:szCs w:val="22"/>
    </w:rPr>
  </w:style>
  <w:style w:type="character" w:styleId="Heading9Char">
    <w:name w:val="Heading 9 Char"/>
    <w:basedOn w:val="DefaultParagraphFont"/>
    <w:link w:val="Heading9"/>
    <w:uiPriority w:val="17"/>
    <w:qFormat/>
    <w:rPr>
      <w:sz w:val="22"/>
      <w:szCs w:val="22"/>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Title">
    <w:name w:val="Title"/>
    <w:basedOn w:val="Normal"/>
    <w:next w:val="Normal"/>
    <w:link w:val="TitleChar"/>
    <w:uiPriority w:val="10"/>
    <w:qFormat/>
    <w:pPr>
      <w:spacing w:before="80" w:after="80"/>
      <w:contextualSpacing/>
    </w:pPr>
    <w:rPr>
      <w:rFonts w:eastAsia="" w:cs="" w:asciiTheme="minorAscii" w:cstheme="minorBidi" w:eastAsiaTheme="minorEastAsia" w:hAnsiTheme="minorHAnsi"/>
      <w:spacing w:val="-10"/>
      <w:kern w:val="2"/>
      <w:sz w:val="56"/>
      <w:szCs w:val="56"/>
    </w:rPr>
  </w:style>
  <w:style w:type="paragraph" w:styleId="Quote">
    <w:name w:val="Quote"/>
    <w:basedOn w:val="Normal"/>
    <w:qFormat/>
    <w:pPr>
      <w:spacing w:before="80" w:after="80"/>
      <w:ind w:start="360" w:end="360"/>
    </w:pPr>
    <w:rPr>
      <w:rFonts w:ascii="Calibri light" w:hAnsi="Calibri light" w:eastAsia="Calibri light"/>
      <w:i/>
      <w:iCs/>
      <w:sz w:val="18"/>
      <w:szCs w:val="18"/>
    </w:rPr>
  </w:style>
  <w:style w:type="paragraph" w:styleId="OptionTitle">
    <w:name w:val="OptionTitle"/>
    <w:basedOn w:val="Normal"/>
    <w:qFormat/>
    <w:pPr>
      <w:spacing w:before="80" w:after="80"/>
    </w:pPr>
    <w:rPr>
      <w:rFonts w:ascii="Calibri light" w:hAnsi="Calibri light" w:eastAsia="Calibri light"/>
      <w:i/>
      <w:iCs/>
      <w:color w:val="4472C4"/>
      <w:kern w:val="2"/>
      <w:sz w:val="26"/>
      <w:szCs w:val="26"/>
    </w:rPr>
  </w:style>
  <w:style w:type="paragraph" w:styleId="OptionTags">
    <w:name w:val="OptionTags"/>
    <w:basedOn w:val="Normal"/>
    <w:qFormat/>
    <w:pPr>
      <w:spacing w:before="80" w:after="80"/>
    </w:pPr>
    <w:rPr>
      <w:rFonts w:ascii="Calibri light" w:hAnsi="Calibri light" w:eastAsia="Calibri light"/>
      <w:i/>
      <w:iCs/>
      <w:caps/>
      <w:sz w:val="18"/>
      <w:szCs w:val="18"/>
    </w:rPr>
  </w:style>
  <w:style w:type="numbering" w:styleId="NoList">
    <w:name w:val="No List"/>
    <w:uiPriority w:val="1"/>
    <w:semiHidden/>
    <w:unhideWhenUsed/>
    <w:qFormat/>
  </w:style>
  <w:style w:type="table"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LibreOffice/26.2.3.2$Linux_X86_64 LibreOffice_project/620$Build-2</Application>
  <AppVersion>15.0000</AppVersion>
  <Pages>1</Pages>
  <Words>357</Words>
  <Characters>2061</Characters>
  <CharactersWithSpaces>2409</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Saved from Precisely</dc:description>
  <dc:language>en-US</dc:language>
  <cp:lastModifiedBy/>
  <dcterms:modified xsi:type="dcterms:W3CDTF">2026-06-03T08:47:02Z</dcterms:modified>
  <cp:revision>1</cp:revision>
  <dc:subject/>
  <dc:title>ctr_CbfshhUesmXteeevfS5Ai</dc:title>
</cp:coreProperties>
</file>

<file path=docProps/custom.xml><?xml version="1.0" encoding="utf-8"?>
<Properties xmlns="http://schemas.openxmlformats.org/officeDocument/2006/custom-properties" xmlns:vt="http://schemas.openxmlformats.org/officeDocument/2006/docPropsVTypes"/>
</file>